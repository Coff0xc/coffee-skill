
<file path=[Content_Types].xml><?xml version="1.0" encoding="utf-8"?>
<ct:Types xmlns:ct="http://schemas.openxmlformats.org/package/2006/content-types">
  <ct:Default Extension="jpeg" ContentType="image/jpeg"/>
  <ct:Default Extension="rels" ContentType="application/vnd.openxmlformats-package.relationships+xml"/>
  <ct:Default Extension="xml" ContentType="application/xml"/>
  <ct:Override PartName="/customXml/itemProps1.xml" ContentType="application/vnd.openxmlformats-officedocument.customXmlProperties+xml"/>
  <ct:Override PartName="/docProps/app.xml" ContentType="application/vnd.openxmlformats-officedocument.extended-properties+xml"/>
  <ct:Override PartName="/docProps/core.xml" ContentType="application/vnd.openxmlformats-package.core-properties+xml"/>
  <ct:Override PartName="/word/document.xml" ContentType="application/vnd.openxmlformats-officedocument.wordprocessingml.document.main+xml"/>
  <ct:Override PartName="/word/fontTable.xml" ContentType="application/vnd.openxmlformats-officedocument.wordprocessingml.fontTable+xml"/>
  <ct:Override PartName="/word/numbering.xml" ContentType="application/vnd.openxmlformats-officedocument.wordprocessingml.numbering+xml"/>
  <ct:Override PartName="/word/settings.xml" ContentType="application/vnd.openxmlformats-officedocument.wordprocessingml.settings+xml"/>
  <ct:Override PartName="/word/styles.xml" ContentType="application/vnd.openxmlformats-officedocument.wordprocessingml.styles+xml"/>
  <ct:Override PartName="/word/stylesWithEffects.xml" ContentType="application/vnd.ms-word.stylesWithEffects+xml"/>
  <ct:Override PartName="/word/theme/theme1.xml" ContentType="application/vnd.openxmlformats-officedocument.theme+xml"/>
  <ct:Override PartName="/word/webSettings.xml" ContentType="application/vnd.openxmlformats-officedocument.wordprocessingml.webSettings+xml"/>
  <ct:Override PartName="/word/comments.xml" ContentType="application/vnd.openxmlformats-officedocument.wordprocessingml.comments+xml"/>
  <ct:Override PartName="/word/header1.xml" ContentType="application/vnd.openxmlformats-officedocument.wordprocessingml.header+xml"/>
  <ct:Override PartName="/word/footer1.xml" ContentType="application/vnd.openxmlformats-officedocument.wordprocessingml.footer+xml"/>
</ct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p14">
  <w:body>
    <w:p>
      <w:commentRangeStart w:id="2"/>
      <w:pPr>
        <w:pStyle w:val="Title"/>
      </w:pPr>
      <w:r>
        <w:t>Vendor Risk Review</w:t>
      </w:r>
      <w:commentRangeEnd w:id="2"/>
      <w:r>
        <w:commentReference w:id="2"/>
      </w:r>
    </w:p>
    <w:p>
      <w:r>
        <w:t>Confidential vendor risk review, Q2 2026.</w:t>
      </w:r>
    </w:p>
    <w:p>
      <w:pPr>
        <w:pStyle w:val="Heading1"/>
      </w:pPr>
      <w:r>
        <w:t>Executive Summary</w:t>
      </w:r>
      <w:ins w:id="21" w:author="Quality Eval" w:date="2026-05-16T00:00:00Z">
        <w:r>
          <w:t> payment processor stores tokens outside primary region.</w:t>
        </w:r>
      </w:ins>
    </w:p>
    <w:p>
      <w:commentRangeStart w:id="0"/>
      <w:r>
        <w:t>The vendor remains usable with remediation, but evidence quality and contractual gaps require owner-level follow-up.</w:t>
      </w:r>
      <w:commentRangeEnd w:id="0"/>
      <w:r>
        <w:commentReference w:id="0"/>
      </w:r>
    </w:p>
    <w:p>
      <w:pPr>
        <w:pStyle w:val="Heading2"/>
      </w:pPr>
      <w:r>
        <w:t>Current Risk Posture</w:t>
      </w:r>
    </w:p>
    <w:p>
      <w:r>
        <w:t>Payment processor dependency and evidence freshness are the highest-risk review threads.</w:t>
      </w:r>
    </w:p>
    <w:p>
      <w:pPr>
        <w:pStyle w:val="Heading2"/>
      </w:pPr>
      <w:r>
        <w:t>Contractual Gaps</w:t>
      </w:r>
    </w:p>
    <w:p>
      <w:r>
        <w:t>Indemnity wording needs legal confirmation before renewal. Legal needs to confirm indemnity wording.</w:t>
      </w:r>
    </w:p>
    <w:p>
      <w:pPr>
        <w:pStyle w:val="Heading2"/>
      </w:pPr>
      <w:r>
        <w:t>Required Remediation</w:t>
      </w:r>
      <w:del w:id="22" w:author="Quality Eval" w:date="2026-05-16T00:00:00Z">
        <w:r>
          <w:delText> annual review only.</w:delText>
        </w:r>
      </w:del>
    </w:p>
    <w:p>
      <w:pPr>
        <w:pStyle w:val="ListNumber"/>
      </w:pPr>
      <w:r>
        <w:t>Refresh evidence links</w:t>
      </w:r>
    </w:p>
    <w:p>
      <w:pPr>
        <w:pStyle w:val="ListNumber"/>
      </w:pPr>
      <w:r>
        <w:t>Confirm token-storage region</w:t>
      </w:r>
    </w:p>
    <w:p>
      <w:pPr>
        <w:pStyle w:val="ListNumber"/>
      </w:pPr>
      <w:r>
        <w:t>Assign control owners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7800" w:type="dxa"/>
      </w:tblPr>
      <w:tblGrid>
        <w:gridCol w:w="1700"/>
        <w:gridCol w:w="2300"/>
        <w:gridCol w:w="1300"/>
        <w:gridCol w:w="1300"/>
        <w:gridCol w:w="1200"/>
      </w:tblGrid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0"/>
            <w:vAlign w:val="center"/>
          </w:tcPr>
          <w:p>
            <w:r>
              <w:t>Control</w:t>
            </w:r>
          </w:p>
        </w:tc>
        <w:tc>
          <w:tcPr>
            <w:tcW w:type="dxa" w:w="2300"/>
            <w:vAlign w:val="center"/>
          </w:tcPr>
          <w:p>
            <w:r>
              <w:t>Evidence</w:t>
            </w:r>
          </w:p>
        </w:tc>
        <w:tc>
          <w:tcPr>
            <w:tcW w:type="dxa" w:w="1300"/>
            <w:vAlign w:val="center"/>
          </w:tcPr>
          <w:p>
            <w:r>
              <w:t>Owner</w:t>
            </w:r>
          </w:p>
        </w:tc>
        <w:tc>
          <w:tcPr>
            <w:tcW w:type="dxa" w:w="1300"/>
            <w:vAlign w:val="center"/>
          </w:tcPr>
          <w:p>
            <w:r>
              <w:t>Due Date</w:t>
            </w:r>
          </w:p>
        </w:tc>
        <w:tc>
          <w:tcPr>
            <w:tcW w:type="dxa" w:w="1200"/>
            <w:vAlign w:val="center"/>
          </w:tcPr>
          <w:p>
            <w:r>
              <w:t>Status</w:t>
            </w:r>
          </w:p>
        </w:tc>
      </w:tr>
      <w:tr>
        <w:tc>
          <w:tcPr>
            <w:tcW w:type="dxa" w:w="1700"/>
            <w:vAlign w:val="center"/>
          </w:tcPr>
          <w:p>
            <w:r>
              <w:t>Data residency</w:t>
            </w:r>
          </w:p>
        </w:tc>
        <w:tc>
          <w:tcPr>
            <w:tcW w:type="dxa" w:w="2300"/>
            <w:vAlign w:val="center"/>
          </w:tcPr>
          <w:p>
            <w:r>
              <w:t>Processor attestation</w:t>
            </w:r>
          </w:p>
        </w:tc>
        <w:tc>
          <w:tcPr>
            <w:tcW w:type="dxa" w:w="1300"/>
            <w:vAlign w:val="center"/>
          </w:tcPr>
          <w:p>
            <w:r>
              <w:t>Security</w:t>
            </w:r>
          </w:p>
        </w:tc>
        <w:tc>
          <w:tcPr>
            <w:tcW w:type="dxa" w:w="1300"/>
            <w:vAlign w:val="center"/>
          </w:tcPr>
          <w:p>
            <w:r>
              <w:t>2026-06-20</w:t>
            </w:r>
          </w:p>
        </w:tc>
        <w:tc>
          <w:tcPr>
            <w:tcW w:type="dxa" w:w="1200"/>
            <w:vAlign w:val="center"/>
          </w:tcPr>
          <w:p>
            <w:r>
              <w:t>Open</w:t>
            </w:r>
          </w:p>
        </w:tc>
      </w:tr>
      <w:tr>
        <w:tc>
          <w:tcPr>
            <w:tcW w:type="dxa" w:w="1700"/>
            <w:vAlign w:val="center"/>
          </w:tcPr>
          <w:p>
            <w:r>
              <w:t>Indemnity</w:t>
            </w:r>
          </w:p>
        </w:tc>
        <w:tc>
          <w:tcPr>
            <w:tcW w:type="dxa" w:w="2300"/>
            <w:vAlign w:val="center"/>
          </w:tcPr>
          <w:p>
            <w:r>
              <w:t>Contract clause</w:t>
            </w:r>
          </w:p>
        </w:tc>
        <w:tc>
          <w:tcPr>
            <w:tcW w:type="dxa" w:w="1300"/>
            <w:vAlign w:val="center"/>
          </w:tcPr>
          <w:p>
            <w:r>
              <w:t>Legal</w:t>
            </w:r>
          </w:p>
        </w:tc>
        <w:tc>
          <w:tcPr>
            <w:tcW w:type="dxa" w:w="1300"/>
            <w:vAlign w:val="center"/>
          </w:tcPr>
          <w:p>
            <w:r>
              <w:t>2026-06-25</w:t>
            </w:r>
          </w:p>
        </w:tc>
        <w:tc>
          <w:tcPr>
            <w:tcW w:type="dxa" w:w="1200"/>
            <w:vAlign w:val="center"/>
          </w:tcPr>
          <w:p>
            <w:r>
              <w:t>Review</w:t>
            </w:r>
          </w:p>
        </w:tc>
      </w:tr>
      <w:tr>
        <w:tc>
          <w:tcPr>
            <w:tcW w:type="dxa" w:w="1700"/>
            <w:vAlign w:val="center"/>
          </w:tcPr>
          <w:p>
            <w:r>
              <w:t>Logging</w:t>
            </w:r>
          </w:p>
        </w:tc>
        <w:tc>
          <w:tcPr>
            <w:tcW w:type="dxa" w:w="2300"/>
            <w:vAlign w:val="center"/>
          </w:tcPr>
          <w:p>
            <w:commentRangeStart w:id="1"/>
            <w:r>
              <w:t>Stale evidence row</w:t>
            </w:r>
            <w:commentRangeEnd w:id="1"/>
            <w:r>
              <w:commentReference w:id="1"/>
            </w:r>
          </w:p>
        </w:tc>
        <w:tc>
          <w:tcPr>
            <w:tcW w:type="dxa" w:w="1300"/>
            <w:vAlign w:val="center"/>
          </w:tcPr>
          <w:p>
            <w:r>
              <w:t>Vendor</w:t>
            </w:r>
          </w:p>
        </w:tc>
        <w:tc>
          <w:tcPr>
            <w:tcW w:type="dxa" w:w="1300"/>
            <w:vAlign w:val="center"/>
          </w:tcPr>
          <w:p>
            <w:r>
              <w:t>2026-06-30</w:t>
            </w:r>
          </w:p>
        </w:tc>
        <w:tc>
          <w:tcPr>
            <w:tcW w:type="dxa" w:w="1200"/>
            <w:vAlign w:val="center"/>
          </w:tcPr>
          <w:p>
            <w:r>
              <w:t>Missing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Appendix: Review Notes</w:t>
      </w:r>
    </w:p>
    <w:p>
      <w:r>
        <w:t>The table of contents should update after edits.</w:t>
      </w:r>
    </w:p>
    <w:sectPr w:rsidR="00FC693F" w:rsidRPr="0006063C" w:rsidSect="00034616">
      <w:headerReference w:type="default" r:id="rId100"/>
      <w:footerReference w:type="default" r:id="rId10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Quality Eval" w:date="2026-05-16T00:00:00Z">
    <w:p>
      <w:r>
        <w:t>Legal needs to confirm indemnity wording.</w:t>
      </w:r>
    </w:p>
  </w:comment>
  <w:comment w:id="1" w:author="Quality Eval" w:date="2026-05-16T00:00:00Z">
    <w:p>
      <w:r>
        <w:t>Evidence link is stale.</w:t>
      </w:r>
    </w:p>
  </w:comment>
  <w:comment w:id="2" w:author="Quality Eval" w:date="2026-05-16T00:00:00Z">
    <w:p>
      <w:r>
        <w:t>Reviewer note: evidence is missing for remediation owner.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Draft owner | Page </w:t>
    </w: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r>
      <w:t>Confidential vendor risk review, Q2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:Relationships xmlns:rel="http://schemas.openxmlformats.org/package/2006/relationships"><rel:Relationship Id="rId3" Type="http://schemas.openxmlformats.org/officeDocument/2006/relationships/styles" Target="styles.xml" /><rel:Relationship Id="rId4" Type="http://schemas.microsoft.com/office/2007/relationships/stylesWithEffects" Target="stylesWithEffects.xml" /><rel:Relationship Id="rId5" Type="http://schemas.openxmlformats.org/officeDocument/2006/relationships/settings" Target="settings.xml" /><rel:Relationship Id="rId6" Type="http://schemas.openxmlformats.org/officeDocument/2006/relationships/webSettings" Target="webSettings.xml" /><rel:Relationship Id="rId7" Type="http://schemas.openxmlformats.org/officeDocument/2006/relationships/fontTable" Target="fontTable.xml" /><rel:Relationship Id="rId8" Type="http://schemas.openxmlformats.org/officeDocument/2006/relationships/theme" Target="theme/theme1.xml" /><rel:Relationship Id="rId1" Type="http://schemas.openxmlformats.org/officeDocument/2006/relationships/customXml" Target="../customXml/item1.xml" /><rel:Relationship Id="rId2" Type="http://schemas.openxmlformats.org/officeDocument/2006/relationships/numbering" Target="numbering.xml" /><rel:Relationship Id="rId99" Type="http://schemas.openxmlformats.org/officeDocument/2006/relationships/comments" Target="comments.xml" /><rel:Relationship Id="rId100" Type="http://schemas.openxmlformats.org/officeDocument/2006/relationships/header" Target="header1.xml" /><rel:Relationship Id="rId101" Type="http://schemas.openxmlformats.org/officeDocument/2006/relationships/footer" Target="footer1.xml" /></rel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